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08B0F6" w14:textId="77777777" w:rsidR="00792C11" w:rsidRDefault="00B51E9A" w:rsidP="00B51E9A">
      <w:pPr>
        <w:pStyle w:val="a3"/>
        <w:rPr>
          <w:rFonts w:ascii="MS Mincho" w:eastAsia="MS Mincho" w:hAnsi="MS Mincho" w:cs="MS Mincho"/>
        </w:rPr>
      </w:pPr>
      <w:proofErr w:type="spellStart"/>
      <w:r>
        <w:rPr>
          <w:rFonts w:hint="eastAsia"/>
        </w:rPr>
        <w:t>Ethereum</w:t>
      </w:r>
      <w:proofErr w:type="spellEnd"/>
      <w:r>
        <w:rPr>
          <w:rFonts w:hint="eastAsia"/>
        </w:rPr>
        <w:t xml:space="preserve"> Solidity Mapping</w:t>
      </w:r>
      <w:r>
        <w:rPr>
          <w:rFonts w:hint="eastAsia"/>
        </w:rPr>
        <w:t>获取调查报</w:t>
      </w:r>
      <w:r>
        <w:rPr>
          <w:rFonts w:ascii="MS Mincho" w:eastAsia="MS Mincho" w:hAnsi="MS Mincho" w:cs="MS Mincho"/>
        </w:rPr>
        <w:t>告</w:t>
      </w:r>
    </w:p>
    <w:p w14:paraId="37798CAF" w14:textId="77777777" w:rsidR="00B51E9A" w:rsidRDefault="00B51E9A" w:rsidP="00B51E9A">
      <w:pPr>
        <w:ind w:left="1260"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4D16DBB5" w14:textId="77777777" w:rsidR="00B51E9A" w:rsidRDefault="00B51E9A" w:rsidP="00B51E9A">
      <w:pPr>
        <w:ind w:left="3780" w:firstLine="420"/>
      </w:pPr>
      <w:r>
        <w:t xml:space="preserve">  Last Edit</w:t>
      </w:r>
      <w:r>
        <w:rPr>
          <w:rFonts w:hint="eastAsia"/>
        </w:rPr>
        <w:t>: 2018-05-29 10:27:52</w:t>
      </w:r>
    </w:p>
    <w:p w14:paraId="00F78932" w14:textId="77777777" w:rsidR="00B51E9A" w:rsidRDefault="00B51E9A" w:rsidP="00B51E9A">
      <w:pPr>
        <w:ind w:left="3780" w:firstLine="420"/>
      </w:pPr>
      <w:r>
        <w:rPr>
          <w:rFonts w:hint="eastAsia"/>
        </w:rPr>
        <w:t xml:space="preserve">  Version: 1.0</w:t>
      </w:r>
    </w:p>
    <w:p w14:paraId="3356FFDB" w14:textId="77777777" w:rsidR="00217AEF" w:rsidRDefault="00B51E9A" w:rsidP="00217AEF">
      <w:pPr>
        <w:ind w:left="3780" w:firstLine="420"/>
      </w:pPr>
      <w:r>
        <w:t xml:space="preserve">  Author: </w:t>
      </w:r>
      <w:proofErr w:type="spellStart"/>
      <w:r>
        <w:t>WildSaoFeng</w:t>
      </w:r>
      <w:proofErr w:type="spellEnd"/>
    </w:p>
    <w:p w14:paraId="2BA25358" w14:textId="77777777" w:rsidR="00217AEF" w:rsidRDefault="00217AEF" w:rsidP="00217AEF">
      <w:pPr>
        <w:jc w:val="left"/>
      </w:pPr>
    </w:p>
    <w:p w14:paraId="0D6433B2" w14:textId="77777777" w:rsidR="00217AEF" w:rsidRDefault="00217AEF" w:rsidP="00217AE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底层机制调查</w:t>
      </w:r>
    </w:p>
    <w:p w14:paraId="581FF1E4" w14:textId="77777777" w:rsidR="00217AEF" w:rsidRDefault="00217AEF" w:rsidP="00217AEF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以太坊底层不维护Mapping的List</w:t>
      </w:r>
    </w:p>
    <w:p w14:paraId="5C8F9F31" w14:textId="77777777" w:rsidR="00217AEF" w:rsidRDefault="005777D0" w:rsidP="00217AEF">
      <w:pPr>
        <w:jc w:val="center"/>
      </w:pPr>
      <w:r w:rsidRPr="005777D0">
        <w:rPr>
          <w:noProof/>
        </w:rPr>
        <w:drawing>
          <wp:inline distT="0" distB="0" distL="0" distR="0" wp14:anchorId="0F421052" wp14:editId="7478C6F8">
            <wp:extent cx="5270500" cy="127952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76A" w14:textId="77777777" w:rsidR="005777D0" w:rsidRDefault="005777D0" w:rsidP="005777D0">
      <w:r>
        <w:rPr>
          <w:rFonts w:hint="eastAsia"/>
        </w:rPr>
        <w:t xml:space="preserve">地址： </w:t>
      </w:r>
    </w:p>
    <w:p w14:paraId="47526477" w14:textId="77777777" w:rsidR="00F86615" w:rsidRDefault="00CF40DC" w:rsidP="005777D0">
      <w:hyperlink r:id="rId6" w:history="1">
        <w:r w:rsidR="00F86615" w:rsidRPr="006715AB">
          <w:rPr>
            <w:rStyle w:val="a6"/>
          </w:rPr>
          <w:t>https://www.reddit.com/r/ethereum/comments/3a8oi0/is_there_a_way_to_access_ethereum_smart_contracts/</w:t>
        </w:r>
      </w:hyperlink>
    </w:p>
    <w:p w14:paraId="3EE50398" w14:textId="77777777" w:rsidR="00F86615" w:rsidRDefault="000E68AE" w:rsidP="005777D0">
      <w:r w:rsidRPr="000E68AE">
        <w:rPr>
          <w:noProof/>
        </w:rPr>
        <w:lastRenderedPageBreak/>
        <w:drawing>
          <wp:inline distT="0" distB="0" distL="0" distR="0" wp14:anchorId="5876063D" wp14:editId="42DA2C99">
            <wp:extent cx="5270500" cy="414337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BA4E" w14:textId="76540EAB" w:rsidR="000E68AE" w:rsidRDefault="000E68AE" w:rsidP="00C84C6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动态变量查询会转成特定下标的单个元素查询</w:t>
      </w:r>
    </w:p>
    <w:p w14:paraId="7343253D" w14:textId="77777777" w:rsidR="000E68AE" w:rsidRDefault="000E68AE" w:rsidP="005777D0">
      <w:r>
        <w:rPr>
          <w:rFonts w:hint="eastAsia"/>
        </w:rPr>
        <w:t xml:space="preserve">地址： </w:t>
      </w:r>
      <w:hyperlink r:id="rId8" w:history="1">
        <w:r w:rsidRPr="006715AB">
          <w:rPr>
            <w:rStyle w:val="a6"/>
          </w:rPr>
          <w:t>https://bitcoin.stackexchange.com/questions/38070/is-there-a-way-to-access-ethereum-smart-contracts-variables-by-name-in-javascri</w:t>
        </w:r>
      </w:hyperlink>
    </w:p>
    <w:p w14:paraId="71F88C5E" w14:textId="30DC3EC4" w:rsidR="000E68AE" w:rsidRDefault="00C84C6A" w:rsidP="00C84C6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引申结论</w:t>
      </w:r>
    </w:p>
    <w:p w14:paraId="0C609FE0" w14:textId="21FB0014" w:rsidR="00C84C6A" w:rsidRDefault="00C84C6A" w:rsidP="00C84C6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开发、调试时无法获取Mapping类的动态数据</w:t>
      </w:r>
    </w:p>
    <w:p w14:paraId="084AC08F" w14:textId="69F32E62" w:rsidR="009F52DB" w:rsidRPr="000E68AE" w:rsidRDefault="009F52DB" w:rsidP="009F52D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调用web3的</w:t>
      </w:r>
      <w:proofErr w:type="spellStart"/>
      <w:r>
        <w:rPr>
          <w:rFonts w:hint="eastAsia"/>
        </w:rPr>
        <w:t>addressAt</w:t>
      </w:r>
      <w:proofErr w:type="spellEnd"/>
      <w:r>
        <w:rPr>
          <w:rFonts w:hint="eastAsia"/>
        </w:rPr>
        <w:t>只能获取mapping的第一个量</w:t>
      </w:r>
    </w:p>
    <w:p w14:paraId="672DF20D" w14:textId="77777777" w:rsidR="003C4171" w:rsidRDefault="00217AEF" w:rsidP="003C4171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解决方法</w:t>
      </w:r>
    </w:p>
    <w:p w14:paraId="68ABB8F5" w14:textId="77777777" w:rsidR="000E68AE" w:rsidRDefault="000E68AE" w:rsidP="000E68AE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 网页爬虫+本地分析</w:t>
      </w:r>
    </w:p>
    <w:p w14:paraId="1EE37FD9" w14:textId="77777777" w:rsidR="000E68AE" w:rsidRDefault="000E68AE" w:rsidP="000E68AE">
      <w:pPr>
        <w:pStyle w:val="a5"/>
        <w:ind w:left="420" w:firstLineChars="0" w:firstLine="0"/>
        <w:jc w:val="left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Etherscan</w:t>
      </w:r>
      <w:proofErr w:type="spellEnd"/>
      <w:r>
        <w:rPr>
          <w:rFonts w:hint="eastAsia"/>
        </w:rPr>
        <w:t>把所有跟EOS的数据爬下来，在本地求取所有相关交易的Address数组。好处是不需要搭建全节点，缺点是网页要反反爬虫、带宽要求高</w:t>
      </w:r>
    </w:p>
    <w:p w14:paraId="30056911" w14:textId="729B3CE1" w:rsidR="002D7EE7" w:rsidRDefault="002D7EE7" w:rsidP="000E68AE">
      <w:pPr>
        <w:pStyle w:val="a5"/>
        <w:ind w:left="420" w:firstLineChars="0" w:firstLine="0"/>
        <w:jc w:val="left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仓库： </w:t>
      </w:r>
      <w:hyperlink r:id="rId9" w:history="1">
        <w:r w:rsidRPr="006715AB">
          <w:rPr>
            <w:rStyle w:val="a6"/>
          </w:rPr>
          <w:t>https://github.com/WildSaoFeng/P008-EthereumMapping</w:t>
        </w:r>
      </w:hyperlink>
      <w:r>
        <w:rPr>
          <w:rFonts w:hint="eastAsia"/>
        </w:rPr>
        <w:t xml:space="preserve"> 75%完成</w:t>
      </w:r>
    </w:p>
    <w:p w14:paraId="5616E13D" w14:textId="3B6F5743" w:rsidR="00744E87" w:rsidRDefault="00744E87" w:rsidP="000E68AE">
      <w:pPr>
        <w:pStyle w:val="a5"/>
        <w:ind w:left="420" w:firstLineChars="0" w:firstLine="0"/>
        <w:jc w:val="left"/>
      </w:pPr>
      <w:r>
        <w:rPr>
          <w:rFonts w:hint="eastAsia"/>
        </w:rPr>
        <w:t>【更新日志】2018年05月31日14:28:38 方法一不可行，原因是</w:t>
      </w:r>
      <w:proofErr w:type="spellStart"/>
      <w:r w:rsidR="00E86D0C">
        <w:rPr>
          <w:rFonts w:hint="eastAsia"/>
        </w:rPr>
        <w:t>Etherscan</w:t>
      </w:r>
      <w:proofErr w:type="spellEnd"/>
      <w:r w:rsidR="00E86D0C">
        <w:rPr>
          <w:rFonts w:hint="eastAsia"/>
        </w:rPr>
        <w:t>不提供全部数据</w:t>
      </w:r>
    </w:p>
    <w:p w14:paraId="39736D6C" w14:textId="311D5E88" w:rsidR="00E86D0C" w:rsidRDefault="00E86D0C" w:rsidP="00E86D0C">
      <w:pPr>
        <w:pStyle w:val="a5"/>
        <w:numPr>
          <w:ilvl w:val="2"/>
          <w:numId w:val="2"/>
        </w:numPr>
        <w:ind w:firstLineChars="0"/>
        <w:jc w:val="left"/>
      </w:pPr>
      <w:r>
        <w:rPr>
          <w:rFonts w:hint="eastAsia"/>
        </w:rPr>
        <w:t>CSV文件下载不全，仅有部分Transaction数据</w:t>
      </w:r>
    </w:p>
    <w:p w14:paraId="66FDC938" w14:textId="12D3A6DC" w:rsidR="00E86D0C" w:rsidRDefault="00E86D0C" w:rsidP="00E86D0C">
      <w:pPr>
        <w:jc w:val="center"/>
      </w:pPr>
      <w:r w:rsidRPr="00E86D0C">
        <w:rPr>
          <w:noProof/>
        </w:rPr>
        <w:drawing>
          <wp:inline distT="0" distB="0" distL="0" distR="0" wp14:anchorId="5CB5138C" wp14:editId="08F8A200">
            <wp:extent cx="4324036" cy="2808019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379" cy="28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105F" w14:textId="39D9A8C6" w:rsidR="00E86D0C" w:rsidRDefault="003F3297" w:rsidP="00E86D0C">
      <w:pPr>
        <w:pStyle w:val="a5"/>
        <w:numPr>
          <w:ilvl w:val="2"/>
          <w:numId w:val="2"/>
        </w:numPr>
        <w:ind w:firstLineChars="0"/>
        <w:jc w:val="left"/>
      </w:pPr>
      <w:proofErr w:type="spellStart"/>
      <w:r>
        <w:rPr>
          <w:rFonts w:hint="eastAsia"/>
        </w:rPr>
        <w:t>Etherscan</w:t>
      </w:r>
      <w:proofErr w:type="spellEnd"/>
      <w:r>
        <w:rPr>
          <w:rFonts w:hint="eastAsia"/>
        </w:rPr>
        <w:t>查询交易</w:t>
      </w:r>
    </w:p>
    <w:p w14:paraId="1EC48505" w14:textId="5C261943" w:rsidR="003F3297" w:rsidRDefault="00384E9A" w:rsidP="003F3297">
      <w:pPr>
        <w:jc w:val="left"/>
      </w:pPr>
      <w:ins w:id="0" w:author="Microsoft Office 用户" w:date="2018-05-31T14:45:00Z">
        <w:r w:rsidRPr="00384E9A">
          <w:rPr>
            <w:noProof/>
          </w:rPr>
          <w:drawing>
            <wp:inline distT="0" distB="0" distL="0" distR="0" wp14:anchorId="3CA3FEA6" wp14:editId="0C1768EF">
              <wp:extent cx="5270500" cy="2437765"/>
              <wp:effectExtent l="0" t="0" r="12700" b="635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24377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2C7ACF" w14:textId="5702CE4D" w:rsidR="003F3297" w:rsidRDefault="00384E9A" w:rsidP="00E86D0C">
      <w:pPr>
        <w:pStyle w:val="a5"/>
        <w:numPr>
          <w:ilvl w:val="2"/>
          <w:numId w:val="2"/>
        </w:numPr>
        <w:ind w:firstLineChars="0"/>
        <w:jc w:val="left"/>
        <w:rPr>
          <w:ins w:id="1" w:author="Microsoft Office 用户" w:date="2018-05-31T14:45:00Z"/>
        </w:rPr>
      </w:pPr>
      <w:proofErr w:type="spellStart"/>
      <w:ins w:id="2" w:author="Microsoft Office 用户" w:date="2018-05-31T14:45:00Z">
        <w:r>
          <w:rPr>
            <w:rFonts w:hint="eastAsia"/>
          </w:rPr>
          <w:t>Etherscan</w:t>
        </w:r>
        <w:proofErr w:type="spellEnd"/>
        <w:r>
          <w:rPr>
            <w:rFonts w:hint="eastAsia"/>
          </w:rPr>
          <w:t>用户排名</w:t>
        </w:r>
      </w:ins>
    </w:p>
    <w:p w14:paraId="21B15769" w14:textId="6C663191" w:rsidR="00384E9A" w:rsidRDefault="00384E9A" w:rsidP="002C6813">
      <w:pPr>
        <w:pStyle w:val="a5"/>
        <w:numPr>
          <w:ilvl w:val="2"/>
          <w:numId w:val="2"/>
        </w:numPr>
        <w:ind w:firstLineChars="0"/>
        <w:jc w:val="left"/>
      </w:pPr>
      <w:ins w:id="3" w:author="Microsoft Office 用户" w:date="2018-05-31T14:45:00Z">
        <w:r w:rsidRPr="00384E9A">
          <w:rPr>
            <w:noProof/>
          </w:rPr>
          <w:drawing>
            <wp:inline distT="0" distB="0" distL="0" distR="0" wp14:anchorId="27887D8A" wp14:editId="125BE260">
              <wp:extent cx="5124136" cy="2909028"/>
              <wp:effectExtent l="0" t="0" r="6985" b="12065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26306" cy="2910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34D0B9" w14:textId="77777777" w:rsidR="002D7EE7" w:rsidRPr="002D7EE7" w:rsidRDefault="002D7EE7" w:rsidP="000E68AE">
      <w:pPr>
        <w:pStyle w:val="a5"/>
        <w:ind w:left="420" w:firstLineChars="0" w:firstLine="0"/>
        <w:jc w:val="left"/>
      </w:pPr>
    </w:p>
    <w:p w14:paraId="18AC7071" w14:textId="77777777" w:rsidR="000E68AE" w:rsidRDefault="000E68AE" w:rsidP="000E68AE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 本地获取+本地分析</w:t>
      </w:r>
    </w:p>
    <w:p w14:paraId="38667BDD" w14:textId="4EAAA6C0" w:rsidR="00475A51" w:rsidRDefault="000E68AE">
      <w:pPr>
        <w:ind w:left="360"/>
        <w:jc w:val="left"/>
        <w:rPr>
          <w:ins w:id="4" w:author="Microsoft Office 用户" w:date="2018-05-31T16:42:00Z"/>
        </w:rPr>
      </w:pPr>
      <w:r>
        <w:rPr>
          <w:rFonts w:hint="eastAsia"/>
        </w:rPr>
        <w:t>通过Web3与本地</w:t>
      </w:r>
      <w:proofErr w:type="spellStart"/>
      <w:r>
        <w:rPr>
          <w:rFonts w:hint="eastAsia"/>
        </w:rPr>
        <w:t>Ethereum</w:t>
      </w:r>
      <w:proofErr w:type="spellEnd"/>
      <w:r>
        <w:rPr>
          <w:rFonts w:hint="eastAsia"/>
        </w:rPr>
        <w:t>全节点交互，批量处理查询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脚本，最后获取Address数据。注，Balance有Public方法：</w:t>
      </w:r>
      <w:proofErr w:type="spellStart"/>
      <w:r>
        <w:rPr>
          <w:rFonts w:hint="eastAsia"/>
        </w:rPr>
        <w:t>balanceOf</w:t>
      </w:r>
      <w:proofErr w:type="spellEnd"/>
      <w:r>
        <w:rPr>
          <w:rFonts w:hint="eastAsia"/>
        </w:rPr>
        <w:t>()。好处是速度快，方便，缺点需要搭建全节点环境</w:t>
      </w:r>
    </w:p>
    <w:p w14:paraId="03CBE8F3" w14:textId="628AE3D2" w:rsidR="00475A51" w:rsidRDefault="00475A51">
      <w:pPr>
        <w:ind w:left="360"/>
        <w:jc w:val="left"/>
        <w:rPr>
          <w:ins w:id="5" w:author="Microsoft Office 用户" w:date="2018-05-31T16:42:00Z"/>
        </w:rPr>
      </w:pPr>
      <w:ins w:id="6" w:author="Microsoft Office 用户" w:date="2018-05-31T16:42:00Z">
        <w:r w:rsidRPr="00475A51">
          <w:rPr>
            <w:noProof/>
          </w:rPr>
          <w:drawing>
            <wp:inline distT="0" distB="0" distL="0" distR="0" wp14:anchorId="0552D499" wp14:editId="0A978119">
              <wp:extent cx="5270500" cy="2967355"/>
              <wp:effectExtent l="0" t="0" r="12700" b="4445"/>
              <wp:docPr id="11" name="图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2967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40613D" w14:textId="64CD8C26" w:rsidR="00475A51" w:rsidRDefault="00475A51">
      <w:pPr>
        <w:ind w:left="360"/>
        <w:jc w:val="left"/>
        <w:rPr>
          <w:ins w:id="7" w:author="Microsoft Office 用户" w:date="2018-05-31T16:42:00Z"/>
        </w:rPr>
      </w:pPr>
      <w:ins w:id="8" w:author="Microsoft Office 用户" w:date="2018-05-31T16:42:00Z">
        <w:r>
          <w:fldChar w:fldCharType="begin"/>
        </w:r>
        <w:r>
          <w:instrText xml:space="preserve"> HYPERLINK "</w:instrText>
        </w:r>
        <w:r w:rsidRPr="00475A51">
          <w:instrText>https://ethereum.stackexchange.com/questions/3417/how-to-get-contract-internal-transactions</w:instrText>
        </w:r>
        <w:r>
          <w:instrText xml:space="preserve">" </w:instrText>
        </w:r>
        <w:r>
          <w:fldChar w:fldCharType="separate"/>
        </w:r>
        <w:r w:rsidRPr="006715AB">
          <w:rPr>
            <w:rStyle w:val="a6"/>
          </w:rPr>
          <w:t>https://ethereum.stackexchange.com/questions/3417/how-to-get-contract-internal-transactions</w:t>
        </w:r>
        <w:r>
          <w:fldChar w:fldCharType="end"/>
        </w:r>
      </w:ins>
    </w:p>
    <w:p w14:paraId="6E83C4CD" w14:textId="77777777" w:rsidR="00475A51" w:rsidRDefault="00475A51">
      <w:pPr>
        <w:ind w:left="360"/>
        <w:jc w:val="left"/>
      </w:pPr>
    </w:p>
    <w:p w14:paraId="6C411D77" w14:textId="26AAB348" w:rsidR="00C44FF3" w:rsidRDefault="00C44FF3">
      <w:pPr>
        <w:ind w:left="360"/>
        <w:jc w:val="left"/>
        <w:rPr>
          <w:ins w:id="9" w:author="Microsoft Office 用户" w:date="2018-05-31T16:45:00Z"/>
        </w:rPr>
      </w:pPr>
    </w:p>
    <w:p w14:paraId="0A7170D6" w14:textId="3A1F336E" w:rsidR="003D4E24" w:rsidRDefault="003D4E24">
      <w:pPr>
        <w:ind w:left="360"/>
        <w:jc w:val="left"/>
        <w:rPr>
          <w:ins w:id="10" w:author="Microsoft Office 用户" w:date="2018-05-31T16:45:00Z"/>
        </w:rPr>
      </w:pPr>
      <w:ins w:id="11" w:author="Microsoft Office 用户" w:date="2018-05-31T16:45:00Z">
        <w:r w:rsidRPr="003D4E24">
          <w:rPr>
            <w:noProof/>
          </w:rPr>
          <w:drawing>
            <wp:inline distT="0" distB="0" distL="0" distR="0" wp14:anchorId="707850DF" wp14:editId="181C295F">
              <wp:extent cx="5270500" cy="4462780"/>
              <wp:effectExtent l="0" t="0" r="12700" b="7620"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4462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6BEDF1" w14:textId="563BF7C2" w:rsidR="003D4E24" w:rsidRDefault="00C44FF3">
      <w:pPr>
        <w:ind w:left="360"/>
        <w:jc w:val="left"/>
      </w:pPr>
      <w:r>
        <w:fldChar w:fldCharType="begin"/>
      </w:r>
      <w:r>
        <w:instrText xml:space="preserve"> HYPERLINK "</w:instrText>
      </w:r>
      <w:ins w:id="12" w:author="Microsoft Office 用户" w:date="2018-05-31T16:45:00Z">
        <w:r w:rsidRPr="003D4E24">
          <w:instrText>https://github.com/ethereum/go-ethereum/issues/1897</w:instrText>
        </w:r>
      </w:ins>
      <w:r>
        <w:instrText xml:space="preserve">" </w:instrText>
      </w:r>
      <w:r>
        <w:fldChar w:fldCharType="separate"/>
      </w:r>
      <w:ins w:id="13" w:author="Microsoft Office 用户" w:date="2018-05-31T16:45:00Z">
        <w:r w:rsidRPr="0053550F">
          <w:rPr>
            <w:rStyle w:val="a6"/>
          </w:rPr>
          <w:t>https://github.com/ethereum/go-ethereum/issues/1897</w:t>
        </w:r>
      </w:ins>
      <w:r>
        <w:fldChar w:fldCharType="end"/>
      </w:r>
    </w:p>
    <w:p w14:paraId="7DAC9EC7" w14:textId="77777777" w:rsidR="00C44FF3" w:rsidRDefault="00C44FF3">
      <w:pPr>
        <w:ind w:left="360"/>
        <w:jc w:val="left"/>
      </w:pPr>
    </w:p>
    <w:p w14:paraId="559CB314" w14:textId="778EEBCA" w:rsidR="00C44FF3" w:rsidRDefault="00C44FF3">
      <w:pPr>
        <w:ind w:left="360"/>
        <w:jc w:val="left"/>
      </w:pPr>
      <w:r>
        <w:rPr>
          <w:rFonts w:hint="eastAsia"/>
        </w:rPr>
        <w:t>总结</w:t>
      </w:r>
    </w:p>
    <w:p w14:paraId="40F8A94E" w14:textId="5292931E" w:rsidR="00C44FF3" w:rsidRDefault="00C44FF3">
      <w:pPr>
        <w:ind w:left="360"/>
        <w:jc w:val="left"/>
      </w:pPr>
      <w:r w:rsidRPr="00C44FF3">
        <w:rPr>
          <w:noProof/>
        </w:rPr>
        <w:drawing>
          <wp:inline distT="0" distB="0" distL="0" distR="0" wp14:anchorId="5C22B8FE" wp14:editId="0D6C2BCB">
            <wp:extent cx="5270500" cy="4483735"/>
            <wp:effectExtent l="0" t="0" r="1270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BD67" w14:textId="4C49BEFE" w:rsidR="00C44FF3" w:rsidRDefault="00CF40DC">
      <w:pPr>
        <w:ind w:left="360"/>
        <w:jc w:val="left"/>
      </w:pPr>
      <w:hyperlink r:id="rId16" w:history="1">
        <w:r w:rsidR="00C44FF3" w:rsidRPr="0053550F">
          <w:rPr>
            <w:rStyle w:val="a6"/>
          </w:rPr>
          <w:t>https://ethereum.stackexchange.com/questions/16112/how-to-obtain-all-transaction-of-a-contract</w:t>
        </w:r>
      </w:hyperlink>
    </w:p>
    <w:p w14:paraId="7CAD9E7E" w14:textId="051243A6" w:rsidR="00C44FF3" w:rsidRDefault="007004B3">
      <w:pPr>
        <w:ind w:left="360"/>
        <w:jc w:val="left"/>
      </w:pPr>
      <w:r w:rsidRPr="007004B3">
        <w:rPr>
          <w:noProof/>
        </w:rPr>
        <w:drawing>
          <wp:inline distT="0" distB="0" distL="0" distR="0" wp14:anchorId="28B9F0DA" wp14:editId="4377A73F">
            <wp:extent cx="5270500" cy="414782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E6BD" w14:textId="6FE586F5" w:rsidR="007004B3" w:rsidRDefault="00CF40DC">
      <w:pPr>
        <w:ind w:left="360"/>
        <w:jc w:val="left"/>
      </w:pPr>
      <w:hyperlink r:id="rId18" w:history="1">
        <w:r w:rsidR="007004B3" w:rsidRPr="0053550F">
          <w:rPr>
            <w:rStyle w:val="a6"/>
          </w:rPr>
          <w:t>https://ethereum.stackexchange.com/questions/35605/how-do-i-checkout-all-the-token-transactions-in-a-ether-transaction-using-geth</w:t>
        </w:r>
      </w:hyperlink>
    </w:p>
    <w:p w14:paraId="02997FC1" w14:textId="77777777" w:rsidR="007004B3" w:rsidRDefault="007004B3">
      <w:pPr>
        <w:ind w:left="360"/>
        <w:jc w:val="left"/>
        <w:rPr>
          <w:rFonts w:hint="eastAsia"/>
        </w:rPr>
      </w:pPr>
    </w:p>
    <w:p w14:paraId="5BB524C0" w14:textId="14018089" w:rsidR="00D5003D" w:rsidRDefault="00D5003D">
      <w:pPr>
        <w:ind w:left="360"/>
        <w:jc w:val="left"/>
        <w:rPr>
          <w:rFonts w:hint="eastAsia"/>
        </w:rPr>
      </w:pPr>
      <w:r>
        <w:rPr>
          <w:rFonts w:hint="eastAsia"/>
        </w:rPr>
        <w:t>遇到问题：</w:t>
      </w:r>
      <w:proofErr w:type="spellStart"/>
      <w:r>
        <w:rPr>
          <w:rFonts w:hint="eastAsia"/>
        </w:rPr>
        <w:t>Geth</w:t>
      </w:r>
      <w:proofErr w:type="spellEnd"/>
      <w:r>
        <w:rPr>
          <w:rFonts w:hint="eastAsia"/>
        </w:rPr>
        <w:t>同步总是显示</w:t>
      </w:r>
      <w:proofErr w:type="spellStart"/>
      <w:r>
        <w:rPr>
          <w:rFonts w:hint="eastAsia"/>
        </w:rPr>
        <w:t>BlockNumber</w:t>
      </w:r>
      <w:proofErr w:type="spellEnd"/>
      <w:r>
        <w:rPr>
          <w:rFonts w:hint="eastAsia"/>
        </w:rPr>
        <w:t>为0</w:t>
      </w:r>
    </w:p>
    <w:p w14:paraId="279ED942" w14:textId="45CC1036" w:rsidR="00D5003D" w:rsidRDefault="00D5003D">
      <w:pPr>
        <w:ind w:left="360"/>
        <w:jc w:val="left"/>
        <w:rPr>
          <w:rFonts w:hint="eastAsia"/>
        </w:rPr>
      </w:pPr>
      <w:r w:rsidRPr="00D5003D">
        <w:drawing>
          <wp:inline distT="0" distB="0" distL="0" distR="0" wp14:anchorId="4096BCE3" wp14:editId="500B00B5">
            <wp:extent cx="5270500" cy="37249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89CF" w14:textId="3E427617" w:rsidR="00C45E9E" w:rsidRDefault="00C45E9E">
      <w:pPr>
        <w:ind w:left="360"/>
        <w:jc w:val="left"/>
        <w:rPr>
          <w:rFonts w:hint="eastAsia"/>
        </w:rPr>
      </w:pPr>
      <w:hyperlink r:id="rId20" w:history="1">
        <w:r w:rsidRPr="008A4B32">
          <w:rPr>
            <w:rStyle w:val="a6"/>
          </w:rPr>
          <w:t>https://github.com/ethereum/go-ethereum/issues/16147</w:t>
        </w:r>
      </w:hyperlink>
    </w:p>
    <w:p w14:paraId="7A255066" w14:textId="77777777" w:rsidR="00C45E9E" w:rsidRDefault="00C45E9E">
      <w:pPr>
        <w:ind w:left="360"/>
        <w:jc w:val="left"/>
        <w:rPr>
          <w:rFonts w:hint="eastAsia"/>
        </w:rPr>
      </w:pPr>
    </w:p>
    <w:p w14:paraId="16B92B8C" w14:textId="13987FC4" w:rsidR="00C45E9E" w:rsidRDefault="00445192">
      <w:pPr>
        <w:ind w:left="360"/>
        <w:jc w:val="left"/>
        <w:rPr>
          <w:rFonts w:hint="eastAsia"/>
        </w:rPr>
      </w:pPr>
      <w:r>
        <w:rPr>
          <w:rFonts w:hint="eastAsia"/>
        </w:rPr>
        <w:t>解决方法：</w:t>
      </w:r>
    </w:p>
    <w:p w14:paraId="6493C279" w14:textId="3B241413" w:rsidR="00445192" w:rsidRDefault="00445192" w:rsidP="00445192">
      <w:pPr>
        <w:ind w:left="360"/>
        <w:jc w:val="center"/>
        <w:rPr>
          <w:rFonts w:hint="eastAsia"/>
        </w:rPr>
      </w:pPr>
      <w:r w:rsidRPr="00445192">
        <w:drawing>
          <wp:inline distT="0" distB="0" distL="0" distR="0" wp14:anchorId="7222E14F" wp14:editId="3F2A8DAF">
            <wp:extent cx="4279900" cy="31115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670E" w14:textId="3D63AB33" w:rsidR="003445D2" w:rsidRDefault="003445D2" w:rsidP="003445D2">
      <w:pPr>
        <w:ind w:left="360"/>
        <w:rPr>
          <w:rFonts w:hint="eastAsia"/>
        </w:rPr>
      </w:pPr>
      <w:hyperlink r:id="rId22" w:history="1">
        <w:r w:rsidRPr="008A4B32">
          <w:rPr>
            <w:rStyle w:val="a6"/>
          </w:rPr>
          <w:t>https://mp.weixin.qq.com/s/-seaz9M7dvAskfPoCpdHpg</w:t>
        </w:r>
      </w:hyperlink>
    </w:p>
    <w:p w14:paraId="0EEC4EC1" w14:textId="04D269E2" w:rsidR="003445D2" w:rsidRDefault="001B5D92" w:rsidP="003445D2">
      <w:pPr>
        <w:ind w:left="360"/>
        <w:rPr>
          <w:rFonts w:hint="eastAsia"/>
        </w:rPr>
      </w:pPr>
      <w:r w:rsidRPr="001B5D92">
        <w:drawing>
          <wp:inline distT="0" distB="0" distL="0" distR="0" wp14:anchorId="1734A918" wp14:editId="1B3B7B1C">
            <wp:extent cx="5270500" cy="315976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A0DC" w14:textId="61D85B82" w:rsidR="001B5D92" w:rsidRDefault="001B5D92" w:rsidP="003445D2">
      <w:pPr>
        <w:ind w:left="360"/>
        <w:rPr>
          <w:rFonts w:hint="eastAsia"/>
        </w:rPr>
      </w:pPr>
      <w:hyperlink r:id="rId24" w:history="1">
        <w:r w:rsidRPr="008A4B32">
          <w:rPr>
            <w:rStyle w:val="a6"/>
          </w:rPr>
          <w:t>https://github.com/ethereum/web3.js/issues/580</w:t>
        </w:r>
      </w:hyperlink>
    </w:p>
    <w:p w14:paraId="5413955E" w14:textId="77777777" w:rsidR="001B5D92" w:rsidRPr="001B5D92" w:rsidRDefault="001B5D92" w:rsidP="003445D2">
      <w:pPr>
        <w:ind w:left="360"/>
      </w:pPr>
    </w:p>
    <w:p w14:paraId="5965AC6F" w14:textId="77777777" w:rsidR="003445D2" w:rsidRPr="00C45E9E" w:rsidRDefault="003445D2" w:rsidP="00445192">
      <w:pPr>
        <w:ind w:left="360"/>
        <w:jc w:val="center"/>
        <w:rPr>
          <w:rFonts w:hint="eastAsia"/>
        </w:rPr>
      </w:pPr>
    </w:p>
    <w:p w14:paraId="1D567D74" w14:textId="2B4A387C" w:rsidR="00C45E9E" w:rsidRDefault="003445D2">
      <w:pPr>
        <w:ind w:left="360"/>
        <w:jc w:val="left"/>
      </w:pPr>
      <w:r>
        <w:rPr>
          <w:rFonts w:hint="eastAsia"/>
        </w:rPr>
        <w:t>于是去了</w:t>
      </w:r>
      <w:proofErr w:type="spellStart"/>
      <w:r>
        <w:rPr>
          <w:rFonts w:hint="eastAsia"/>
        </w:rPr>
        <w:t>Infura</w:t>
      </w:r>
      <w:proofErr w:type="spellEnd"/>
      <w:r>
        <w:rPr>
          <w:rFonts w:hint="eastAsia"/>
        </w:rPr>
        <w:t>官网申请</w:t>
      </w:r>
    </w:p>
    <w:p w14:paraId="18867C49" w14:textId="77777777" w:rsidR="006A2FC3" w:rsidRDefault="006A2FC3">
      <w:pPr>
        <w:ind w:left="360"/>
        <w:jc w:val="left"/>
      </w:pPr>
    </w:p>
    <w:p w14:paraId="079C9318" w14:textId="3883B315" w:rsidR="006A2FC3" w:rsidRDefault="006A2FC3">
      <w:pPr>
        <w:ind w:left="360"/>
        <w:jc w:val="left"/>
        <w:rPr>
          <w:rFonts w:hint="eastAsia"/>
        </w:rPr>
      </w:pPr>
      <w:r>
        <w:rPr>
          <w:rFonts w:hint="eastAsia"/>
        </w:rPr>
        <w:t>关于Erc20 Token Balance 采用</w:t>
      </w:r>
      <w:proofErr w:type="spellStart"/>
      <w:r>
        <w:rPr>
          <w:rFonts w:hint="eastAsia"/>
        </w:rPr>
        <w:t>tokenbalance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查询</w:t>
      </w:r>
    </w:p>
    <w:p w14:paraId="2F7A0DD0" w14:textId="691DC2F5" w:rsidR="006A2FC3" w:rsidRDefault="00CF40DC">
      <w:pPr>
        <w:ind w:left="360"/>
        <w:jc w:val="left"/>
        <w:rPr>
          <w:rFonts w:hint="eastAsia"/>
        </w:rPr>
      </w:pPr>
      <w:r w:rsidRPr="00CF40DC">
        <w:drawing>
          <wp:inline distT="0" distB="0" distL="0" distR="0" wp14:anchorId="35CD1B67" wp14:editId="4BF0FDAA">
            <wp:extent cx="5270500" cy="2539365"/>
            <wp:effectExtent l="0" t="0" r="1270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7A5AC74B" w14:textId="77777777" w:rsidR="006A2FC3" w:rsidRPr="007004B3" w:rsidRDefault="006A2FC3">
      <w:pPr>
        <w:ind w:left="360"/>
        <w:jc w:val="left"/>
      </w:pPr>
    </w:p>
    <w:p w14:paraId="19133612" w14:textId="77777777" w:rsidR="003C4171" w:rsidRDefault="003C4171" w:rsidP="003C4171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附录</w:t>
      </w:r>
    </w:p>
    <w:p w14:paraId="110E1554" w14:textId="77777777" w:rsidR="003C4171" w:rsidRDefault="003C4171" w:rsidP="003C4171">
      <w:pPr>
        <w:jc w:val="left"/>
      </w:pPr>
      <w:r>
        <w:rPr>
          <w:rFonts w:hint="eastAsia"/>
        </w:rPr>
        <w:t>询问调查</w:t>
      </w:r>
    </w:p>
    <w:p w14:paraId="275234C2" w14:textId="3E3DDBDE" w:rsidR="003C4171" w:rsidRDefault="003C4171" w:rsidP="003C4171">
      <w:pPr>
        <w:jc w:val="center"/>
      </w:pPr>
      <w:r w:rsidRPr="00656CEF">
        <w:rPr>
          <w:noProof/>
        </w:rPr>
        <w:drawing>
          <wp:inline distT="0" distB="0" distL="0" distR="0" wp14:anchorId="03FBCE82" wp14:editId="4F362640">
            <wp:extent cx="2383155" cy="1664100"/>
            <wp:effectExtent l="0" t="0" r="444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8683" cy="167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CEF">
        <w:rPr>
          <w:noProof/>
        </w:rPr>
        <w:drawing>
          <wp:inline distT="0" distB="0" distL="0" distR="0" wp14:anchorId="73FEDB83" wp14:editId="13F9E0E5">
            <wp:extent cx="2834806" cy="1445040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5610" cy="14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F65" w14:textId="77777777" w:rsidR="00C84C6A" w:rsidRDefault="003C4171" w:rsidP="00C84C6A">
      <w:pPr>
        <w:jc w:val="center"/>
      </w:pPr>
      <w:r w:rsidRPr="00656CEF">
        <w:rPr>
          <w:noProof/>
        </w:rPr>
        <w:drawing>
          <wp:inline distT="0" distB="0" distL="0" distR="0" wp14:anchorId="6B8CC652" wp14:editId="1EDDCE3E">
            <wp:extent cx="2466205" cy="3240892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1836" cy="32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834" w14:textId="714F44E3" w:rsidR="003C4171" w:rsidRDefault="003C4171" w:rsidP="00C84C6A">
      <w:pPr>
        <w:jc w:val="center"/>
      </w:pPr>
      <w:r>
        <w:rPr>
          <w:rFonts w:hint="eastAsia"/>
        </w:rPr>
        <w:tab/>
        <w:t>最后还是没有在Remix上找到相应部分</w:t>
      </w:r>
    </w:p>
    <w:p w14:paraId="0546FC19" w14:textId="77777777" w:rsidR="00B51E9A" w:rsidRPr="00B51E9A" w:rsidRDefault="00B51E9A" w:rsidP="003C4171">
      <w:pPr>
        <w:jc w:val="left"/>
      </w:pPr>
      <w:r>
        <w:rPr>
          <w:rFonts w:hint="eastAsia"/>
        </w:rPr>
        <w:t xml:space="preserve">  </w:t>
      </w:r>
    </w:p>
    <w:sectPr w:rsidR="00B51E9A" w:rsidRPr="00B51E9A" w:rsidSect="00DE7FC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1E7BE4"/>
    <w:multiLevelType w:val="hybridMultilevel"/>
    <w:tmpl w:val="58B6B896"/>
    <w:lvl w:ilvl="0" w:tplc="6D9C80F2">
      <w:start w:val="1"/>
      <w:numFmt w:val="decimalEnclosedCircle"/>
      <w:lvlText w:val="%1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4F4A1D8D"/>
    <w:multiLevelType w:val="hybridMultilevel"/>
    <w:tmpl w:val="509828A6"/>
    <w:lvl w:ilvl="0" w:tplc="B96AA2AC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DD077F"/>
    <w:multiLevelType w:val="hybridMultilevel"/>
    <w:tmpl w:val="9D7E8BBA"/>
    <w:lvl w:ilvl="0" w:tplc="6D9C80F2">
      <w:start w:val="1"/>
      <w:numFmt w:val="decimalEnclosedCircle"/>
      <w:lvlText w:val="%1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DF8CAFE4">
      <w:start w:val="1"/>
      <w:numFmt w:val="decimal"/>
      <w:lvlText w:val="（%3）"/>
      <w:lvlJc w:val="left"/>
      <w:pPr>
        <w:ind w:left="2100" w:hanging="7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699558D5"/>
    <w:multiLevelType w:val="hybridMultilevel"/>
    <w:tmpl w:val="79424758"/>
    <w:lvl w:ilvl="0" w:tplc="D14AAE26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用户">
    <w15:presenceInfo w15:providerId="None" w15:userId="Microsoft Office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doNotDisplayPageBoundaries/>
  <w:displayBackgroundShape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E9A"/>
    <w:rsid w:val="000205D8"/>
    <w:rsid w:val="00043B8F"/>
    <w:rsid w:val="0005467C"/>
    <w:rsid w:val="00065D96"/>
    <w:rsid w:val="0009172C"/>
    <w:rsid w:val="000B1A6C"/>
    <w:rsid w:val="000D5E76"/>
    <w:rsid w:val="000E68AE"/>
    <w:rsid w:val="00136F74"/>
    <w:rsid w:val="001411E0"/>
    <w:rsid w:val="00151F69"/>
    <w:rsid w:val="001B1345"/>
    <w:rsid w:val="001B5D92"/>
    <w:rsid w:val="001E5575"/>
    <w:rsid w:val="001F117B"/>
    <w:rsid w:val="00203CD8"/>
    <w:rsid w:val="00217AEF"/>
    <w:rsid w:val="00257BC5"/>
    <w:rsid w:val="00262A3B"/>
    <w:rsid w:val="00274F8E"/>
    <w:rsid w:val="002C32D7"/>
    <w:rsid w:val="002C6813"/>
    <w:rsid w:val="002D7EE7"/>
    <w:rsid w:val="002E51E2"/>
    <w:rsid w:val="00304347"/>
    <w:rsid w:val="003445D2"/>
    <w:rsid w:val="00364DE2"/>
    <w:rsid w:val="003810E8"/>
    <w:rsid w:val="00384E9A"/>
    <w:rsid w:val="0038634A"/>
    <w:rsid w:val="003C4171"/>
    <w:rsid w:val="003D4E24"/>
    <w:rsid w:val="003F3297"/>
    <w:rsid w:val="00445192"/>
    <w:rsid w:val="00475A51"/>
    <w:rsid w:val="004C0D83"/>
    <w:rsid w:val="005321C8"/>
    <w:rsid w:val="00563C96"/>
    <w:rsid w:val="005715CD"/>
    <w:rsid w:val="005777D0"/>
    <w:rsid w:val="005F2C2C"/>
    <w:rsid w:val="0061524E"/>
    <w:rsid w:val="00656CEF"/>
    <w:rsid w:val="006A2FC3"/>
    <w:rsid w:val="007004B3"/>
    <w:rsid w:val="0070763C"/>
    <w:rsid w:val="0071382B"/>
    <w:rsid w:val="00744E87"/>
    <w:rsid w:val="007467A2"/>
    <w:rsid w:val="0079685F"/>
    <w:rsid w:val="007A646F"/>
    <w:rsid w:val="007D68C8"/>
    <w:rsid w:val="008368FE"/>
    <w:rsid w:val="008757E5"/>
    <w:rsid w:val="00877D1E"/>
    <w:rsid w:val="008929DE"/>
    <w:rsid w:val="00893FCD"/>
    <w:rsid w:val="008C5CCD"/>
    <w:rsid w:val="0094742A"/>
    <w:rsid w:val="009526B5"/>
    <w:rsid w:val="00997DEF"/>
    <w:rsid w:val="009D5CDD"/>
    <w:rsid w:val="009F52DB"/>
    <w:rsid w:val="00A00582"/>
    <w:rsid w:val="00A313A8"/>
    <w:rsid w:val="00A9281C"/>
    <w:rsid w:val="00AB50D9"/>
    <w:rsid w:val="00AD5AA8"/>
    <w:rsid w:val="00B51E9A"/>
    <w:rsid w:val="00BA04E1"/>
    <w:rsid w:val="00BB24E2"/>
    <w:rsid w:val="00C15A00"/>
    <w:rsid w:val="00C44FF3"/>
    <w:rsid w:val="00C45E9E"/>
    <w:rsid w:val="00C46124"/>
    <w:rsid w:val="00C84C6A"/>
    <w:rsid w:val="00C93757"/>
    <w:rsid w:val="00CF40DC"/>
    <w:rsid w:val="00CF7492"/>
    <w:rsid w:val="00D07B02"/>
    <w:rsid w:val="00D2560E"/>
    <w:rsid w:val="00D37103"/>
    <w:rsid w:val="00D5003D"/>
    <w:rsid w:val="00D627CE"/>
    <w:rsid w:val="00D83C9B"/>
    <w:rsid w:val="00DE7FC4"/>
    <w:rsid w:val="00DF420E"/>
    <w:rsid w:val="00E06626"/>
    <w:rsid w:val="00E86D0C"/>
    <w:rsid w:val="00E96305"/>
    <w:rsid w:val="00EA7DE8"/>
    <w:rsid w:val="00EC765F"/>
    <w:rsid w:val="00F249D4"/>
    <w:rsid w:val="00F4133C"/>
    <w:rsid w:val="00F61301"/>
    <w:rsid w:val="00F86615"/>
    <w:rsid w:val="00FC3350"/>
    <w:rsid w:val="00FD0A06"/>
    <w:rsid w:val="00FE24FC"/>
    <w:rsid w:val="00FF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65A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7A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7A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51E9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B51E9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217A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217AEF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217AE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86615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84E9A"/>
    <w:rPr>
      <w:rFonts w:ascii="宋体" w:eastAsia="宋体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384E9A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WildSaoFeng/P008-EthereumMapping" TargetMode="External"/><Relationship Id="rId20" Type="http://schemas.openxmlformats.org/officeDocument/2006/relationships/hyperlink" Target="https://github.com/ethereum/go-ethereum/issues/16147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s://mp.weixin.qq.com/s/-seaz9M7dvAskfPoCpdHpg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s://github.com/ethereum/web3.js/issues/580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fontTable" Target="fontTable.xml"/><Relationship Id="rId30" Type="http://schemas.microsoft.com/office/2011/relationships/people" Target="peop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ethereum.stackexchange.com/questions/16112/how-to-obtain-all-transaction-of-a-contract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s://ethereum.stackexchange.com/questions/35605/how-do-i-checkout-all-the-token-transactions-in-a-ether-transaction-using-geth" TargetMode="External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reddit.com/r/ethereum/comments/3a8oi0/is_there_a_way_to_access_ethereum_smart_contracts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bitcoin.stackexchange.com/questions/38070/is-there-a-way-to-access-ethereum-smart-contracts-variables-by-name-in-javascri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371</Words>
  <Characters>2119</Characters>
  <Application>Microsoft Macintosh Word</Application>
  <DocSecurity>0</DocSecurity>
  <Lines>17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Ethereum Solidity Mapping获取调查报告</vt:lpstr>
    </vt:vector>
  </TitlesOfParts>
  <LinksUpToDate>false</LinksUpToDate>
  <CharactersWithSpaces>2486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2018-05-29T02:26:00Z</dcterms:created>
  <dcterms:modified xsi:type="dcterms:W3CDTF">2018-06-07T19:52:00Z</dcterms:modified>
</cp:coreProperties>
</file>